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a</w:t>
          </w:r>
          <w:bookmarkStart w:id="0" w:name="wr_ca033b92ffa7bef1479674b761cf8b96"/>
          <w:del w:id="0" w:author="Rae" w:date="2026-09-25T09:20:00Z">
            <w:r>
              <w:rPr/>
              <w:delText>😀</w:delText>
            </w:r>
          </w:del>
          <w:ins w:id="1" w:author="Rae" w:date="2026-09-25T09:20:00Z">
            <w:r>
              <w:rPr/>
              <w:t>Q</w:t>
            </w:r>
          </w:ins>
          <w:bookmarkEnd w:id="0"/>
          <w:r>
            <w:rPr/>
            <w:t>b</w:t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5058d3675ef3c01cddd2388772d2c08c00cfddd5cf7663dae7d9ac1cc7a05576","tag":"wr-scene:36fa48c7108621252a25a0373c2ad9db","groups":[{"id":3,"rev":2,"author_name":"Rae","created_at":1790328000000,"hunks":[{"id":7,"state":"pending","from":2,"to":4,"original":{"from":2,"to":4,"before":[{"kind":"text","text":"😀"}],"after":[{"kind":"text","text":"Q"}]}}],"messages":[]}],"anchors":[{"name":"wr_ca033b92ffa7bef1479674b761cf8b96","group_id":3,"hunk_id":7,"from":2,"to":4,"before_hash":"3a12e71cd659fab4d5a956b295cc60f19888dd66c0e58d5e1ca407e289c64661","after_hash":"34c77c539df5afa0964a941eb8e808c838a5b893a51efb7fbdd44e01b6158b55"}]}</vt:lpwstr>
  </property>
  <property fmtid="{D5CDD505-2E9C-101B-9397-08002B2CF9AE}" pid="3" name="WritingReviewManifestCount">
    <vt:lpwstr>1</vt:lpwstr>
  </property>
</Properties>
</file>