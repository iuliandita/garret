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1" w:author="Rae" w:date="2026-09-25T09:20:00Z"/>
        </w:rPr>
      </w:pPr>
      <w:bookmarkStart w:id="0" w:name="wr_ca033b92ffa7bef1479674b761cf8b96"/>
      <w:sdt>
        <w:sdtPr>
          <w:tag w:val="wr-scene:36fa48c7108621252a25a0373c2ad9db"/>
          <w:text/>
        </w:sdtPr>
        <w:sdtContent>
          <w:r>
            <w:rPr/>
          </w:r>
          <w:del w:id="0" w:author="Rae" w:date="2026-09-25T09:20:00Z">
            <w:r>
              <w:rPr/>
              <w:delText>a</w:delText>
            </w:r>
          </w:del>
          <w:r>
            <w:rPr/>
          </w:r>
        </w:sdtContent>
      </w:sdt>
      <w:bookmarkEnd w:id="0"/>
    </w:p>
    <w:p>
      <w:pPr>
        <w:pStyle w:val="Normal"/>
        <w:bidi w:val="0"/>
        <w:rPr/>
      </w:pPr>
      <w:r>
        <w:rPr/>
        <w:t>b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bd6b08ba6e43c5e9ec13d8f2cd876d8a1b636247a7e4869e81d7babc41965d7b","tag":"wr-scene:36fa48c7108621252a25a0373c2ad9db","groups":[{"id":3,"rev":2,"author_name":"Rae","created_at":1790328000000,"hunks":[{"id":7,"state":"pending","from":0,"to":3,"original":{"from":0,"to":3,"before":[{"kind":"open"},{"kind":"text","text":"a"},{"kind":"close"}],"after":[]}}],"messages":[]}],"anchors":[{"name":"wr_ca033b92ffa7bef1479674b761cf8b96","group_id":3,"hunk_id":7,"from":0,"to":3,"before_hash":"e67ba6f8c46c5a7d23429ddd6cb8305e22d299baf8282d26856213578359965d","after_hash":"4f53cda18c2baa0c0354bb5f9a3ecbe5ed12ab4d8e11ba873c2f11161202b945"}]}</vt:lpwstr>
  </property>
  <property fmtid="{D5CDD505-2E9C-101B-9397-08002B2CF9AE}" pid="3" name="WritingReviewManifestCount">
    <vt:lpwstr>1</vt:lpwstr>
  </property>
</Properties>
</file>