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0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one</w:t>
          </w:r>
        </w:sdtContent>
      </w:sdt>
    </w:p>
    <w:p>
      <w:pPr>
        <w:pStyle w:val="Normal"/>
        <w:bidi w:val="0"/>
        <w:rPr/>
      </w:pPr>
      <w:bookmarkStart w:id="0" w:name="wr_ca033b92ffa7bef1479674b761cf8b96"/>
      <w:del w:id="1" w:author="Rae" w:date="2026-09-25T09:20:00Z">
        <w:r>
          <w:rPr/>
          <w:delText>tail</w:delText>
        </w:r>
      </w:del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0a8bef9c8fd8f9ae0a16a873b229d9c61df7f1937abd1a7a6037cad3f9c020c6","tag":"wr-scene:36fa48c7108621252a25a0373c2ad9db","groups":[{"id":3,"rev":2,"author_name":"Rae","created_at":1790328000000,"hunks":[{"id":7,"state":"pending","from":5,"to":11,"original":{"from":5,"to":11,"before":[{"kind":"open"},{"kind":"text","text":"tail"},{"kind":"close"}],"after":[]}}],"messages":[]}],"anchors":[{"name":"wr_ca033b92ffa7bef1479674b761cf8b96","group_id":3,"hunk_id":7,"from":5,"to":11,"before_hash":"cecd49e34786cc9e3e5b14ca4af0862337d421c3b393a29d3140dc86f1a92a2c","after_hash":"4f53cda18c2baa0c0354bb5f9a3ecbe5ed12ab4d8e11ba873c2f11161202b945"}]}</vt:lpwstr>
  </property>
  <property fmtid="{D5CDD505-2E9C-101B-9397-08002B2CF9AE}" pid="3" name="WritingReviewManifestCount">
    <vt:lpwstr>1</vt:lpwstr>
  </property>
</Properties>
</file>