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sdt>
        <w:sdtPr>
          <w:tag w:val="wr-scene:36fa48c7108621252a25a0373c2ad9db"/>
          <w:text/>
        </w:sdtPr>
        <w:sdtContent>
          <w:r>
            <w:rPr/>
          </w:r>
          <w:r>
            <w:rPr/>
            <w:t>a</w:t>
          </w:r>
          <w:bookmarkStart w:id="0" w:name="wr_ca033b92ffa7bef1479674b761cf8b96"/>
          <w:ins w:id="0" w:author="Rae" w:date="2026-09-25T09:20:00Z">
            <w:r>
              <w:rPr/>
              <w:t>X</w:t>
            </w:r>
          </w:ins>
          <w:bookmarkEnd w:id="0"/>
          <w:r>
            <w:rPr/>
            <w:t>bc</w:t>
          </w:r>
        </w:sdtContent>
      </w:sdt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0000">
    <vt:lpwstr>{"version":2,"book_id":"book-fixture","item_id":"scene-fixture","doc_rev":4,"body_hash":"e3edb3aba9001854e4b847a7bf789a9a0c496d79a117d537803f10011b93568e","tag":"wr-scene:36fa48c7108621252a25a0373c2ad9db","groups":[{"id":3,"rev":2,"author_name":"Rae","created_at":1790328000000,"hunks":[{"id":7,"state":"pending","from":2,"to":2,"original":{"from":2,"to":2,"before":[],"after":[{"kind":"text","text":"X"}]}}],"messages":[]}],"anchors":[{"name":"wr_ca033b92ffa7bef1479674b761cf8b96","group_id":3,"hunk_id":7,"from":2,"to":2,"before_hash":"4f53cda18c2baa0c0354bb5f9a3ecbe5ed12ab4d8e11ba873c2f11161202b945","after_hash":"29bd72feac4731a07b1fa72be198a64e0c38171c848b79fd8ab0039266158012"}]}</vt:lpwstr>
  </property>
  <property fmtid="{D5CDD505-2E9C-101B-9397-08002B2CF9AE}" pid="3" name="WritingReviewManifestCount">
    <vt:lpwstr>1</vt:lpwstr>
  </property>
</Properties>
</file>