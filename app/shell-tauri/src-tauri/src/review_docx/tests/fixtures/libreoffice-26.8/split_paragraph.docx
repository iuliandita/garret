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>
          <w:ins w:id="0" w:author="Rae" w:date="2026-09-25T09:20:00Z"/>
        </w:rPr>
      </w:pPr>
      <w:sdt>
        <w:sdtPr>
          <w:tag w:val="wr-scene:36fa48c7108621252a25a0373c2ad9db"/>
          <w:text/>
        </w:sdtPr>
        <w:sdtContent>
          <w:r>
            <w:rPr/>
          </w:r>
          <w:r>
            <w:rPr/>
            <w:t>ab</w:t>
          </w:r>
          <w:bookmarkStart w:id="0" w:name="wr_ca033b92ffa7bef1479674b761cf8b96"/>
          <w:r>
            <w:rPr/>
          </w:r>
        </w:sdtContent>
      </w:sdt>
    </w:p>
    <w:p>
      <w:pPr>
        <w:pStyle w:val="Normal"/>
        <w:bidi w:val="0"/>
        <w:rPr/>
      </w:pPr>
      <w:bookmarkEnd w:id="0"/>
      <w:r>
        <w:rPr/>
        <w:t>cd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294963199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trackRevision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FreeSans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 w:val="false"/>
      <w:bidi w:val="0"/>
    </w:pPr>
    <w:rPr>
      <w:rFonts w:ascii="Calibri" w:hAnsi="Calibri" w:eastAsia="Noto Serif CJK SC" w:cs="FreeSans"/>
      <w:color w:val="auto"/>
      <w:kern w:val="2"/>
      <w:sz w:val="22"/>
      <w:szCs w:val="24"/>
      <w:lang w:val="en-US" w:eastAsia="zh-CN" w:bidi="hi-IN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LibreOffice/26.8.0.3$Linux_X86_64 LibreOffice_project/e34ffb33db0c92181c79084d759a90d6bf45d9b3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WritingReviewManifest0000">
    <vt:lpwstr>{"version":2,"book_id":"book-fixture","item_id":"scene-fixture","doc_rev":4,"body_hash":"fe2b51347c8a54940559fd911a312a173121c693fbc811abbe4fb00c6725576c","tag":"wr-scene:36fa48c7108621252a25a0373c2ad9db","groups":[{"id":3,"rev":2,"author_name":"Rae","created_at":1790328000000,"hunks":[{"id":7,"state":"pending","from":3,"to":3,"original":{"from":3,"to":3,"before":[],"after":[{"kind":"close"},{"kind":"open"}]}}],"messages":[]}],"anchors":[{"name":"wr_ca033b92ffa7bef1479674b761cf8b96","group_id":3,"hunk_id":7,"from":3,"to":3,"before_hash":"4f53cda18c2baa0c0354bb5f9a3ecbe5ed12ab4d8e11ba873c2f11161202b945","after_hash":"6e3ea2a58eecf79317bb4f6d1647ddf7bbf01bab9d45da67b939da3893f8fe6e"}]}</vt:lpwstr>
  </property>
  <property fmtid="{D5CDD505-2E9C-101B-9397-08002B2CF9AE}" pid="3" name="WritingReviewManifestCount">
    <vt:lpwstr>1</vt:lpwstr>
  </property>
</Properties>
</file>