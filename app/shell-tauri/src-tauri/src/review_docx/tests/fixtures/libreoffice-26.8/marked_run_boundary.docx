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>
              <w:i/>
            </w:rPr>
          </w:r>
          <w:r>
            <w:rPr>
              <w:i/>
            </w:rPr>
            <w:t>a</w:t>
          </w:r>
          <w:bookmarkStart w:id="0" w:name="wr_ca033b92ffa7bef1479674b761cf8b96"/>
          <w:del w:id="0" w:author="Rae" w:date="2026-09-25T09:20:00Z">
            <w:r>
              <w:rPr>
                <w:b/>
              </w:rPr>
              <w:delText>b</w:delText>
            </w:r>
          </w:del>
          <w:ins w:id="1" w:author="Rae" w:date="2026-09-25T09:20:00Z">
            <w:r>
              <w:rPr>
                <w:u w:val="single"/>
              </w:rPr>
              <w:t>Z</w:t>
            </w:r>
          </w:ins>
          <w:bookmarkEnd w:id="0"/>
          <w:r>
            <w:rPr>
              <w:u w:val="single"/>
            </w:rPr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72853c51bc04bc355b76614ef94dfbbb2716af2c34342cc54d370b5735bb819a","tag":"wr-scene:36fa48c7108621252a25a0373c2ad9db","groups":[{"id":3,"rev":2,"author_name":"Rae","created_at":1790328000000,"hunks":[{"id":7,"state":"pending","from":2,"to":3,"original":{"from":2,"to":3,"before":[{"kind":"text","text":"b","marks":["strong"]}],"after":[{"kind":"text","text":"Z","marks":["underline"]}]}}],"messages":[]}],"anchors":[{"name":"wr_ca033b92ffa7bef1479674b761cf8b96","group_id":3,"hunk_id":7,"from":2,"to":3,"before_hash":"9171dd6a1e891953764dc7519a028a823901a1155e0c291c9931bff642357c25","after_hash":"e98ad0b67c2de071e271055cf29cc8fad8700a1b03181f37b0a97b4d6889d835"}]}</vt:lpwstr>
  </property>
  <property fmtid="{D5CDD505-2E9C-101B-9397-08002B2CF9AE}" pid="3" name="WritingReviewManifestCount">
    <vt:lpwstr>1</vt:lpwstr>
  </property>
</Properties>
</file>