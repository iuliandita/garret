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del w:id="1" w:author="Rae" w:date="2026-09-25T09:20:00Z"/>
        </w:rPr>
      </w:pPr>
      <w:r>
        <w:rPr/>
        <w:t>a</w:t>
      </w:r>
      <w:bookmarkStart w:id="0" w:name="wr_ca033b92ffa7bef1479674b761cf8b96"/>
      <w:del w:id="0" w:author="Rae" w:date="2026-09-25T09:20:00Z">
        <w:r>
          <w:rPr/>
          <w:delText>bc</w:delText>
        </w:r>
      </w:del>
    </w:p>
    <w:p>
      <w:pPr>
        <w:pStyle w:val="Normal"/>
        <w:bidi w:val="0"/>
        <w:rPr/>
      </w:pPr>
      <w:del w:id="2" w:author="Rae" w:date="2026-09-25T09:20:00Z">
        <w:r>
          <w:rPr/>
          <w:delText>de</w:delText>
        </w:r>
      </w:del>
      <w:bookmarkEnd w:id="0"/>
      <w:r>
        <w:rPr/>
        <w:t>f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Calibri" w:hAnsi="Calibri" w:eastAsia="Noto Serif CJK SC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ritingReviewManifest0000">
    <vt:lpwstr>{"version":2,"book_id":"book-fixture","item_id":"scene-fixture","doc_rev":4,"body_hash":"341098ab56d016fae5001e5ff4cec5904dc2124e7882c7491eaccd3dc3c62cb1","tag":"wr-scene:36fa48c7108621252a25a0373c2ad9db","groups":[{"id":3,"rev":2,"author_name":"Rae","created_at":1790328000000,"hunks":[{"id":7,"state":"pending","from":2,"to":8,"original":{"from":2,"to":8,"before":[{"kind":"text","text":"bc"},{"kind":"close"},{"kind":"open"},{"kind":"text","text":"de"}],"after":[]}}],"messages":[]}],"anchors":[{"name":"wr_ca033b92ffa7bef1479674b761cf8b96","group_id":3,"hunk_id":7,"from":2,"to":8,"before_hash":"2d228828612e6244204646cf2bfcdd3656723343591e8bd89e902b372d7d8b56","after_hash":"4f53cda18c2baa0c0354bb5f9a3ecbe5ed12ab4d8e11ba873c2f11161202b945"}]}</vt:lpwstr>
  </property>
  <property fmtid="{D5CDD505-2E9C-101B-9397-08002B2CF9AE}" pid="3" name="WritingReviewManifestCount">
    <vt:lpwstr>1</vt:lpwstr>
  </property>
</Properties>
</file>