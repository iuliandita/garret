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ins w:id="1" w:author="Rae" w:date="2026-09-25T09:20:00Z"/>
        </w:rPr>
      </w:pPr>
      <w:bookmarkStart w:id="0" w:name="wr_ca033b92ffa7bef1479674b761cf8b96"/>
      <w:sdt>
        <w:sdtPr>
          <w:tag w:val="wr-scene:36fa48c7108621252a25a0373c2ad9db"/>
          <w:text/>
        </w:sdtPr>
        <w:sdtContent>
          <w:r>
            <w:rPr/>
          </w:r>
          <w:ins w:id="0" w:author="Rae" w:date="2026-09-25T09:20:00Z">
            <w:r>
              <w:rPr/>
              <w:t>head</w:t>
            </w:r>
          </w:ins>
          <w:r>
            <w:rPr/>
          </w:r>
        </w:sdtContent>
      </w:sdt>
      <w:bookmarkEnd w:id="0"/>
    </w:p>
    <w:p>
      <w:pPr>
        <w:pStyle w:val="Normal"/>
        <w:bidi w:val="0"/>
        <w:rPr/>
      </w:pPr>
      <w:r>
        <w:rPr/>
        <w:t>tail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7f7e7360ac2ba39e53911a7f6e31d41928c30aa467279f7164183569e85f90a5","tag":"wr-scene:36fa48c7108621252a25a0373c2ad9db","groups":[{"id":3,"rev":2,"author_name":"Rae","created_at":1790328000000,"hunks":[{"id":7,"state":"pending","from":0,"to":0,"original":{"from":0,"to":0,"before":[],"after":[{"kind":"open"},{"kind":"text","text":"head"},{"kind":"close"}]}}],"messages":[]}],"anchors":[{"name":"wr_ca033b92ffa7bef1479674b761cf8b96","group_id":3,"hunk_id":7,"from":0,"to":0,"before_hash":"4f53cda18c2baa0c0354bb5f9a3ecbe5ed12ab4d8e11ba873c2f11161202b945","after_hash":"09949d108ca40cb313a46f89724d410a012ee9bb5f29df30b3925cf0e2e75a99"}]}</vt:lpwstr>
  </property>
  <property fmtid="{D5CDD505-2E9C-101B-9397-08002B2CF9AE}" pid="3" name="WritingReviewManifestCount">
    <vt:lpwstr>1</vt:lpwstr>
  </property>
</Properties>
</file>