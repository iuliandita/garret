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ins w:id="0" w:author="Rae" w:date="2026-09-25T09:20:00Z"/>
        </w:rPr>
      </w:pPr>
      <w:sdt>
        <w:sdtPr>
          <w:tag w:val="wr-scene:36fa48c7108621252a25a0373c2ad9db"/>
          <w:text/>
        </w:sdtPr>
        <w:sdtContent>
          <w:r>
            <w:rPr/>
          </w:r>
          <w:r>
            <w:rPr/>
            <w:t>one</w:t>
          </w:r>
        </w:sdtContent>
      </w:sdt>
    </w:p>
    <w:p>
      <w:pPr>
        <w:pStyle w:val="Normal"/>
        <w:bidi w:val="0"/>
        <w:rPr/>
      </w:pPr>
      <w:bookmarkStart w:id="0" w:name="wr_ca033b92ffa7bef1479674b761cf8b96"/>
      <w:ins w:id="1" w:author="Rae" w:date="2026-09-25T09:20:00Z">
        <w:r>
          <w:rPr/>
          <w:t>tail</w:t>
        </w:r>
      </w:ins>
      <w:bookmarkEnd w:id="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0000">
    <vt:lpwstr>{"version":2,"book_id":"book-fixture","item_id":"scene-fixture","doc_rev":4,"body_hash":"b4f95747080989b3d9071b6587951c45a6180188f58241660475621294ac919f","tag":"wr-scene:36fa48c7108621252a25a0373c2ad9db","groups":[{"id":3,"rev":2,"author_name":"Rae","created_at":1790328000000,"hunks":[{"id":7,"state":"pending","from":5,"to":5,"original":{"from":5,"to":5,"before":[],"after":[{"kind":"open"},{"kind":"text","text":"tail"},{"kind":"close"}]}}],"messages":[]}],"anchors":[{"name":"wr_ca033b92ffa7bef1479674b761cf8b96","group_id":3,"hunk_id":7,"from":5,"to":5,"before_hash":"4f53cda18c2baa0c0354bb5f9a3ecbe5ed12ab4d8e11ba873c2f11161202b945","after_hash":"cecd49e34786cc9e3e5b14ca4af0862337d421c3b393a29d3140dc86f1a92a2c"}]}</vt:lpwstr>
  </property>
  <property fmtid="{D5CDD505-2E9C-101B-9397-08002B2CF9AE}" pid="3" name="WritingReviewManifestCount">
    <vt:lpwstr>1</vt:lpwstr>
  </property>
</Properties>
</file>